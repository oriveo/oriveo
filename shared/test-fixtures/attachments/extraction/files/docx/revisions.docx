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 xml:space="preserve">Keep </w:t>
      </w:r>
      <w:ins w:id="1" w:author="A" w:date="2026-01-01T00:00:00Z">
        <w:r>
          <w:t xml:space="preserve">inserted </w:t>
        </w:r>
      </w:ins>
      <w:del w:id="2" w:author="A" w:date="2026-01-01T00:00:00Z">
        <w:r>
          <w:delText xml:space="preserve">deleted </w:delText>
        </w:r>
      </w:del>
      <w:r>
        <w:t xml:space="preserve">end</w:t>
      </w:r>
    </w:p>
    <w:p>
      <w:moveFrom w:id="3" w:author="A">
        <w:r>
          <w:t xml:space="preserve">OLD </w:t>
        </w:r>
      </w:moveFrom>
      <w:r>
        <w:t xml:space="preserve">Moved: </w:t>
      </w:r>
      <w:moveTo w:id="4" w:author="A">
        <w:r>
          <w:t xml:space="preserve">here</w:t>
        </w:r>
      </w:moveTo>
    </w:p>
    <w:p>
      <w:r>
        <w:delText>ghost</w:delText>
      </w:r>
      <w:r>
        <w:t xml:space="preserve">visible</w:t>
      </w:r>
    </w:p>
    <w:p>
      <w:pPr>
        <w:rPr>
          <w:del w:id="6" w:author="A"/>
        </w:rPr>
      </w:pPr>
      <w:del w:id="5" w:author="A">
        <w:r>
          <w:delText>Whole paragraph deleted</w:delText>
        </w:r>
      </w:del>
    </w:p>
    <w:p>
      <w:r>
        <w:t xml:space="preserve">Last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</Relationships>
</file>